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DADC5D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游戏化测评剧本：游泳课——不敢下水的小宇（3.0版）</w:t>
      </w:r>
    </w:p>
    <w:p w14:paraId="7A449D32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测评维度：认知共情 × 3  |  情感共情 × 3  |  行为共情 × 3</w:t>
      </w:r>
    </w:p>
    <w:p w14:paraId="354F76F5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维度对照表</w:t>
      </w:r>
    </w:p>
    <w:p w14:paraId="44936F25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题号    维度    子维度    评分标准</w:t>
      </w:r>
    </w:p>
    <w:p w14:paraId="671BA59F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问题1    认知共情    识别情绪    标准一</w:t>
      </w:r>
    </w:p>
    <w:p w14:paraId="2AADB408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问题2    认知共情    理解同伴的观点    标准一</w:t>
      </w:r>
    </w:p>
    <w:p w14:paraId="64E066A1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问题3    认知共情    尊重同伴的感受    标准一</w:t>
      </w:r>
    </w:p>
    <w:p w14:paraId="0FCE1285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问题4    情感共情    情绪共鸣    标准二</w:t>
      </w:r>
    </w:p>
    <w:p w14:paraId="6FA93E99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问题5    情感共情    情感分享    标准二</w:t>
      </w:r>
    </w:p>
    <w:p w14:paraId="4AD35BF5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问题6    情感共情    积极关心同伴    标准二</w:t>
      </w:r>
    </w:p>
    <w:p w14:paraId="297BA0E5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问题7    行为共情    安慰    标准二</w:t>
      </w:r>
    </w:p>
    <w:p w14:paraId="06D83155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问题8    行为共情    理解感受并做出有益的回应    标准二</w:t>
      </w:r>
    </w:p>
    <w:p w14:paraId="2EE94FF0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问题9    行为共情    有效地支持同伴    标准二</w:t>
      </w:r>
    </w:p>
    <w:p w14:paraId="47AC7DA8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</w:p>
    <w:p w14:paraId="3F5D7D35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场景导入</w:t>
      </w:r>
    </w:p>
    <w:p w14:paraId="009938AB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今天下午第二节是游泳课。大家换好泳衣来到游泳馆，老师站在泳池边说："今天先测一下，会换气的同学去深水区，不会的在浅水区跟我练。"话音刚落，大部分同学"扑通扑通"跳进了水里。</w:t>
      </w:r>
    </w:p>
    <w:p w14:paraId="111FA681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你换好泳镜，站在浅水区台阶旁，准备下水。这时你注意到旁边的小宇也站在台阶边，一只手抱着另一只胳膊，脚不停地在台阶上蹭来蹭去，一直没有动。他的脸有点红，视线低着，好像在看地面。</w:t>
      </w:r>
    </w:p>
    <w:p w14:paraId="0643670E">
      <w:pPr>
        <w:spacing w:line="360" w:lineRule="auto"/>
        <w:rPr>
          <w:del w:id="0" w:author="Microsoft Office User" w:date="2026-06-11T15:50:00Z"/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del w:id="1" w:author="Microsoft Office User" w:date="2026-06-11T15:50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delText>这时候，小杰从深水区游完一圈爬上来，甩了甩头发，看了小宇一眼，大声说："你怎么还不下来？该不会是不敢吧？"</w:delText>
        </w:r>
      </w:del>
    </w:p>
    <w:p w14:paraId="266A0BF3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</w:p>
    <w:p w14:paraId="4D593EC5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【第一幕：泳池边——小宇不敢下水】</w:t>
      </w:r>
    </w:p>
    <w:p w14:paraId="73C9EF11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</w:p>
    <w:p w14:paraId="24E567C6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问题</w:t>
      </w:r>
      <w:r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1</w:t>
      </w:r>
    </w:p>
    <w:p w14:paraId="0FCACF81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看到小宇站在台阶边、脸红、一直不下水，你觉得他现在的心情是什么？</w:t>
      </w:r>
    </w:p>
    <w:p w14:paraId="728740A8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认知共情 · 识别情绪  ‖  标准一</w:t>
      </w:r>
    </w:p>
    <w:p w14:paraId="49C86118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1水平：他可能就是想再等一等，看看水温再下去。</w:t>
      </w:r>
    </w:p>
    <w:p w14:paraId="2741BD7F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2水平：</w:t>
      </w:r>
      <w:r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他可能是怕水，所以一直不敢下水。</w:t>
      </w:r>
    </w:p>
    <w:p w14:paraId="0CDDE6D1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3水平：</w:t>
      </w:r>
      <w:r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他既怕水又怕被人看出来</w:t>
      </w: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，所以更不敢下了。</w:t>
      </w:r>
    </w:p>
    <w:p w14:paraId="2C307DC3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</w:p>
    <w:p w14:paraId="37ECA71C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剧情推进</w:t>
      </w:r>
    </w:p>
    <w:p w14:paraId="43B3C7AD">
      <w:pPr>
        <w:spacing w:line="360" w:lineRule="auto"/>
        <w:rPr>
          <w:ins w:id="2" w:author="Microsoft Office User" w:date="2026-06-11T15:50:00Z"/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ins w:id="3" w:author="Microsoft Office User" w:date="2026-06-11T15:50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t>这时候，小杰从深水区游完一圈爬上来，甩了甩头发，看了小宇一眼，大声说："你怎么还不下来？该不会是不敢吧？"</w:t>
        </w:r>
      </w:ins>
    </w:p>
    <w:p w14:paraId="5A86C69D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小杰说完就跳回水里去了，泳池边又热闹起来。你站在小宇旁边，看小宇的脸更红了，把头低下去，假装在调整泳镜，小声说了句"没有啊"，却还是没动。</w:t>
      </w:r>
    </w:p>
    <w:p w14:paraId="2E971CFE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</w:p>
    <w:p w14:paraId="763FF9F0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:highlight w:val="none"/>
          <w:rPrChange w:id="4" w:author="Microsoft Office User" w:date="2026-06-11T15:51:00Z">
            <w:rPr>
              <w:rFonts w:ascii="宋体" w:hAnsi="宋体" w:eastAsia="宋体" w:cs="Times New Roman"/>
              <w:color w:val="000000" w:themeColor="text1"/>
              <w:kern w:val="0"/>
              <w:sz w:val="24"/>
              <w:highlight w:val="yellow"/>
              <w14:textFill>
                <w14:solidFill>
                  <w14:schemeClr w14:val="tx1"/>
                </w14:solidFill>
              </w14:textFill>
            </w:rPr>
          </w:rPrChange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:highlight w:val="none"/>
          <w:rPrChange w:id="5" w:author="Microsoft Office User" w:date="2026-06-11T15:51:00Z">
            <w:rPr>
              <w:rFonts w:hint="eastAsia" w:ascii="宋体" w:hAnsi="宋体" w:eastAsia="宋体" w:cs="Times New Roman"/>
              <w:color w:val="000000" w:themeColor="text1"/>
              <w:kern w:val="0"/>
              <w:sz w:val="24"/>
              <w:highlight w:val="yellow"/>
              <w14:textFill>
                <w14:solidFill>
                  <w14:schemeClr w14:val="tx1"/>
                </w14:solidFill>
              </w14:textFill>
            </w:rPr>
          </w:rPrChange>
          <w14:textFill>
            <w14:solidFill>
              <w14:schemeClr w14:val="tx1"/>
            </w14:solidFill>
          </w14:textFill>
        </w:rPr>
        <w:t>问题</w:t>
      </w:r>
      <w:r>
        <w:rPr>
          <w:rFonts w:ascii="宋体" w:hAnsi="宋体" w:eastAsia="宋体" w:cs="Times New Roman"/>
          <w:color w:val="000000" w:themeColor="text1"/>
          <w:kern w:val="0"/>
          <w:sz w:val="24"/>
          <w:highlight w:val="none"/>
          <w:rPrChange w:id="6" w:author="Microsoft Office User" w:date="2026-06-11T15:51:00Z">
            <w:rPr>
              <w:rFonts w:ascii="宋体" w:hAnsi="宋体" w:eastAsia="宋体" w:cs="Times New Roman"/>
              <w:color w:val="000000" w:themeColor="text1"/>
              <w:kern w:val="0"/>
              <w:sz w:val="24"/>
              <w:highlight w:val="yellow"/>
              <w14:textFill>
                <w14:solidFill>
                  <w14:schemeClr w14:val="tx1"/>
                </w14:solidFill>
              </w14:textFill>
            </w:rPr>
          </w:rPrChange>
          <w14:textFill>
            <w14:solidFill>
              <w14:schemeClr w14:val="tx1"/>
            </w14:solidFill>
          </w14:textFill>
        </w:rPr>
        <w:t>2</w:t>
      </w:r>
    </w:p>
    <w:p w14:paraId="0F6458D6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:highlight w:val="none"/>
          <w:rPrChange w:id="7" w:author="Microsoft Office User" w:date="2026-06-11T15:51:00Z">
            <w:rPr>
              <w:rFonts w:ascii="宋体" w:hAnsi="宋体" w:eastAsia="宋体" w:cs="Times New Roman"/>
              <w:color w:val="000000" w:themeColor="text1"/>
              <w:kern w:val="0"/>
              <w:sz w:val="24"/>
              <w:highlight w:val="yellow"/>
              <w14:textFill>
                <w14:solidFill>
                  <w14:schemeClr w14:val="tx1"/>
                </w14:solidFill>
              </w14:textFill>
            </w:rPr>
          </w:rPrChange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:highlight w:val="none"/>
          <w:rPrChange w:id="8" w:author="Microsoft Office User" w:date="2026-06-11T15:51:00Z">
            <w:rPr>
              <w:rFonts w:hint="eastAsia" w:ascii="宋体" w:hAnsi="宋体" w:eastAsia="宋体" w:cs="Times New Roman"/>
              <w:color w:val="000000" w:themeColor="text1"/>
              <w:kern w:val="0"/>
              <w:sz w:val="24"/>
              <w:highlight w:val="yellow"/>
              <w14:textFill>
                <w14:solidFill>
                  <w14:schemeClr w14:val="tx1"/>
                </w14:solidFill>
              </w14:textFill>
            </w:rPr>
          </w:rPrChange>
          <w14:textFill>
            <w14:solidFill>
              <w14:schemeClr w14:val="tx1"/>
            </w14:solidFill>
          </w14:textFill>
        </w:rPr>
        <w:t>小宇说</w:t>
      </w:r>
      <w:r>
        <w:rPr>
          <w:rFonts w:ascii="宋体" w:hAnsi="宋体" w:eastAsia="宋体" w:cs="Times New Roman"/>
          <w:color w:val="000000" w:themeColor="text1"/>
          <w:kern w:val="0"/>
          <w:sz w:val="24"/>
          <w:highlight w:val="none"/>
          <w:rPrChange w:id="9" w:author="Microsoft Office User" w:date="2026-06-11T15:51:00Z">
            <w:rPr>
              <w:rFonts w:ascii="宋体" w:hAnsi="宋体" w:eastAsia="宋体" w:cs="Times New Roman"/>
              <w:color w:val="000000" w:themeColor="text1"/>
              <w:kern w:val="0"/>
              <w:sz w:val="24"/>
              <w:highlight w:val="yellow"/>
              <w14:textFill>
                <w14:solidFill>
                  <w14:schemeClr w14:val="tx1"/>
                </w14:solidFill>
              </w14:textFill>
            </w:rPr>
          </w:rPrChange>
          <w14:textFill>
            <w14:solidFill>
              <w14:schemeClr w14:val="tx1"/>
            </w14:solidFill>
          </w14:textFill>
        </w:rPr>
        <w:t>"没有啊"，</w:t>
      </w:r>
      <w:r>
        <w:rPr>
          <w:rFonts w:hint="eastAsia" w:ascii="宋体" w:hAnsi="宋体" w:eastAsia="宋体" w:cs="Times New Roman"/>
          <w:color w:val="000000" w:themeColor="text1"/>
          <w:kern w:val="0"/>
          <w:sz w:val="24"/>
          <w:highlight w:val="none"/>
          <w:rPrChange w:id="10" w:author="Microsoft Office User" w:date="2026-06-11T15:51:00Z">
            <w:rPr>
              <w:rFonts w:hint="eastAsia" w:ascii="宋体" w:hAnsi="宋体" w:eastAsia="宋体" w:cs="Times New Roman"/>
              <w:color w:val="000000" w:themeColor="text1"/>
              <w:kern w:val="0"/>
              <w:sz w:val="24"/>
              <w:highlight w:val="yellow"/>
              <w14:textFill>
                <w14:solidFill>
                  <w14:schemeClr w14:val="tx1"/>
                </w14:solidFill>
              </w14:textFill>
            </w:rPr>
          </w:rPrChange>
          <w14:textFill>
            <w14:solidFill>
              <w14:schemeClr w14:val="tx1"/>
            </w14:solidFill>
          </w14:textFill>
        </w:rPr>
        <w:t>却迟迟不动，</w:t>
      </w:r>
      <w:r>
        <w:rPr>
          <w:rFonts w:hint="eastAsia" w:ascii="宋体" w:hAnsi="宋体" w:eastAsia="宋体" w:cs="Times New Roman"/>
          <w:color w:val="000000" w:themeColor="text1"/>
          <w:kern w:val="0"/>
          <w:sz w:val="24"/>
          <w:highlight w:val="none"/>
          <w:rPrChange w:id="11" w:author="Microsoft Office User" w:date="2026-06-11T15:51:00Z">
            <w:rPr>
              <w:rFonts w:hint="eastAsia" w:ascii="宋体" w:hAnsi="宋体" w:eastAsia="宋体" w:cs="Times New Roman"/>
              <w:color w:val="000000" w:themeColor="text1"/>
              <w:kern w:val="0"/>
              <w:sz w:val="24"/>
              <w:highlight w:val="yellow"/>
              <w14:textFill>
                <w14:solidFill>
                  <w14:schemeClr w14:val="tx1"/>
                </w14:solidFill>
              </w14:textFill>
            </w:rPr>
          </w:rPrChange>
          <w14:textFill>
            <w14:solidFill>
              <w14:schemeClr w14:val="tx1"/>
            </w14:solidFill>
          </w14:textFill>
        </w:rPr>
        <w:t>假装在调整泳镜。你觉得他</w:t>
      </w:r>
      <w:r>
        <w:rPr>
          <w:rFonts w:hint="eastAsia" w:ascii="宋体" w:hAnsi="宋体" w:eastAsia="宋体" w:cs="Times New Roman"/>
          <w:color w:val="000000" w:themeColor="text1"/>
          <w:kern w:val="0"/>
          <w:sz w:val="24"/>
          <w:highlight w:val="none"/>
          <w:rPrChange w:id="12" w:author="Microsoft Office User" w:date="2026-06-11T15:51:00Z">
            <w:rPr>
              <w:rFonts w:hint="eastAsia" w:ascii="宋体" w:hAnsi="宋体" w:eastAsia="宋体" w:cs="Times New Roman"/>
              <w:color w:val="000000" w:themeColor="text1"/>
              <w:kern w:val="0"/>
              <w:sz w:val="24"/>
              <w:highlight w:val="yellow"/>
              <w14:textFill>
                <w14:solidFill>
                  <w14:schemeClr w14:val="tx1"/>
                </w14:solidFill>
              </w14:textFill>
            </w:rPr>
          </w:rPrChange>
          <w14:textFill>
            <w14:solidFill>
              <w14:schemeClr w14:val="tx1"/>
            </w14:solidFill>
          </w14:textFill>
        </w:rPr>
        <w:t>为什么这样</w:t>
      </w:r>
      <w:r>
        <w:rPr>
          <w:rFonts w:hint="eastAsia" w:ascii="宋体" w:hAnsi="宋体" w:eastAsia="宋体" w:cs="Times New Roman"/>
          <w:color w:val="000000" w:themeColor="text1"/>
          <w:kern w:val="0"/>
          <w:sz w:val="24"/>
          <w:highlight w:val="none"/>
          <w:rPrChange w:id="13" w:author="Microsoft Office User" w:date="2026-06-11T15:51:00Z">
            <w:rPr>
              <w:rFonts w:hint="eastAsia" w:ascii="宋体" w:hAnsi="宋体" w:eastAsia="宋体" w:cs="Times New Roman"/>
              <w:color w:val="000000" w:themeColor="text1"/>
              <w:kern w:val="0"/>
              <w:sz w:val="24"/>
              <w:highlight w:val="yellow"/>
              <w14:textFill>
                <w14:solidFill>
                  <w14:schemeClr w14:val="tx1"/>
                </w14:solidFill>
              </w14:textFill>
            </w:rPr>
          </w:rPrChange>
          <w14:textFill>
            <w14:solidFill>
              <w14:schemeClr w14:val="tx1"/>
            </w14:solidFill>
          </w14:textFill>
        </w:rPr>
        <w:t>？</w:t>
      </w:r>
    </w:p>
    <w:p w14:paraId="17B0CBC2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:highlight w:val="none"/>
          <w:rPrChange w:id="14" w:author="Microsoft Office User" w:date="2026-06-11T15:51:00Z">
            <w:rPr>
              <w:rFonts w:ascii="宋体" w:hAnsi="宋体" w:eastAsia="宋体" w:cs="Times New Roman"/>
              <w:color w:val="000000" w:themeColor="text1"/>
              <w:kern w:val="0"/>
              <w:sz w:val="24"/>
              <w:highlight w:val="yellow"/>
              <w14:textFill>
                <w14:solidFill>
                  <w14:schemeClr w14:val="tx1"/>
                </w14:solidFill>
              </w14:textFill>
            </w:rPr>
          </w:rPrChange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:highlight w:val="none"/>
          <w:rPrChange w:id="15" w:author="Microsoft Office User" w:date="2026-06-11T15:51:00Z">
            <w:rPr>
              <w:rFonts w:hint="eastAsia" w:ascii="宋体" w:hAnsi="宋体" w:eastAsia="宋体" w:cs="Times New Roman"/>
              <w:color w:val="000000" w:themeColor="text1"/>
              <w:kern w:val="0"/>
              <w:sz w:val="24"/>
              <w:highlight w:val="yellow"/>
              <w14:textFill>
                <w14:solidFill>
                  <w14:schemeClr w14:val="tx1"/>
                </w14:solidFill>
              </w14:textFill>
            </w:rPr>
          </w:rPrChange>
          <w14:textFill>
            <w14:solidFill>
              <w14:schemeClr w14:val="tx1"/>
            </w14:solidFill>
          </w14:textFill>
        </w:rPr>
        <w:t>认知共情</w:t>
      </w:r>
      <w:r>
        <w:rPr>
          <w:rFonts w:ascii="宋体" w:hAnsi="宋体" w:eastAsia="宋体" w:cs="Times New Roman"/>
          <w:color w:val="000000" w:themeColor="text1"/>
          <w:kern w:val="0"/>
          <w:sz w:val="24"/>
          <w:highlight w:val="none"/>
          <w:rPrChange w:id="16" w:author="Microsoft Office User" w:date="2026-06-11T15:51:00Z">
            <w:rPr>
              <w:rFonts w:ascii="宋体" w:hAnsi="宋体" w:eastAsia="宋体" w:cs="Times New Roman"/>
              <w:color w:val="000000" w:themeColor="text1"/>
              <w:kern w:val="0"/>
              <w:sz w:val="24"/>
              <w:highlight w:val="yellow"/>
              <w14:textFill>
                <w14:solidFill>
                  <w14:schemeClr w14:val="tx1"/>
                </w14:solidFill>
              </w14:textFill>
            </w:rPr>
          </w:rPrChange>
          <w14:textFill>
            <w14:solidFill>
              <w14:schemeClr w14:val="tx1"/>
            </w14:solidFill>
          </w14:textFill>
        </w:rPr>
        <w:t xml:space="preserve"> · 理解同伴的观点  ‖  标准一</w:t>
      </w:r>
    </w:p>
    <w:p w14:paraId="748585EC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:highlight w:val="none"/>
          <w:rPrChange w:id="17" w:author="Microsoft Office User" w:date="2026-06-11T15:51:00Z">
            <w:rPr>
              <w:rFonts w:ascii="宋体" w:hAnsi="宋体" w:eastAsia="宋体" w:cs="Times New Roman"/>
              <w:color w:val="000000" w:themeColor="text1"/>
              <w:kern w:val="0"/>
              <w:sz w:val="24"/>
              <w:highlight w:val="yellow"/>
              <w14:textFill>
                <w14:solidFill>
                  <w14:schemeClr w14:val="tx1"/>
                </w14:solidFill>
              </w14:textFill>
            </w:rPr>
          </w:rPrChange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Times New Roman"/>
          <w:color w:val="000000" w:themeColor="text1"/>
          <w:kern w:val="0"/>
          <w:sz w:val="24"/>
          <w:highlight w:val="none"/>
          <w:rPrChange w:id="18" w:author="Microsoft Office User" w:date="2026-06-11T15:51:00Z">
            <w:rPr>
              <w:rFonts w:ascii="宋体" w:hAnsi="宋体" w:eastAsia="宋体" w:cs="Times New Roman"/>
              <w:color w:val="000000" w:themeColor="text1"/>
              <w:kern w:val="0"/>
              <w:sz w:val="24"/>
              <w:highlight w:val="yellow"/>
              <w14:textFill>
                <w14:solidFill>
                  <w14:schemeClr w14:val="tx1"/>
                </w14:solidFill>
              </w14:textFill>
            </w:rPr>
          </w:rPrChange>
          <w14:textFill>
            <w14:solidFill>
              <w14:schemeClr w14:val="tx1"/>
            </w14:solidFill>
          </w14:textFill>
        </w:rPr>
        <w:t>1水平：可能他真的不怕，只是泳镜不合适，要调一下。</w:t>
      </w:r>
    </w:p>
    <w:p w14:paraId="416FB4A2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:highlight w:val="none"/>
          <w:rPrChange w:id="19" w:author="Microsoft Office User" w:date="2026-06-11T15:51:00Z">
            <w:rPr>
              <w:rFonts w:ascii="宋体" w:hAnsi="宋体" w:eastAsia="宋体" w:cs="Times New Roman"/>
              <w:color w:val="000000" w:themeColor="text1"/>
              <w:kern w:val="0"/>
              <w:sz w:val="24"/>
              <w:highlight w:val="yellow"/>
              <w14:textFill>
                <w14:solidFill>
                  <w14:schemeClr w14:val="tx1"/>
                </w14:solidFill>
              </w14:textFill>
            </w:rPr>
          </w:rPrChange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Times New Roman"/>
          <w:color w:val="000000" w:themeColor="text1"/>
          <w:kern w:val="0"/>
          <w:sz w:val="24"/>
          <w:highlight w:val="none"/>
          <w:rPrChange w:id="20" w:author="Microsoft Office User" w:date="2026-06-11T15:51:00Z">
            <w:rPr>
              <w:rFonts w:ascii="宋体" w:hAnsi="宋体" w:eastAsia="宋体" w:cs="Times New Roman"/>
              <w:color w:val="000000" w:themeColor="text1"/>
              <w:kern w:val="0"/>
              <w:sz w:val="24"/>
              <w:highlight w:val="yellow"/>
              <w14:textFill>
                <w14:solidFill>
                  <w14:schemeClr w14:val="tx1"/>
                </w14:solidFill>
              </w14:textFill>
            </w:rPr>
          </w:rPrChange>
          <w14:textFill>
            <w14:solidFill>
              <w14:schemeClr w14:val="tx1"/>
            </w14:solidFill>
          </w14:textFill>
        </w:rPr>
        <w:t>2水平：</w:t>
      </w:r>
      <w:ins w:id="21" w:author="Microsoft Office User" w:date="2026-06-11T15:52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t>他</w:t>
        </w:r>
      </w:ins>
      <w:ins w:id="22" w:author="Microsoft Office User" w:date="2026-06-12T16:07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t>单纯</w:t>
        </w:r>
      </w:ins>
      <w:ins w:id="23" w:author="Microsoft Office User" w:date="2026-06-11T15:52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t>不想理小杰</w:t>
        </w:r>
      </w:ins>
      <w:ins w:id="24" w:author="Microsoft Office User" w:date="2026-06-12T16:07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t>。</w:t>
        </w:r>
      </w:ins>
      <w:del w:id="25" w:author="Microsoft Office User" w:date="2026-06-11T15:52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:highlight w:val="none"/>
            <w:rPrChange w:id="26" w:author="Microsoft Office User" w:date="2026-06-11T15:51:00Z">
              <w:rPr>
                <w:rFonts w:hint="eastAsia" w:ascii="宋体" w:hAnsi="宋体" w:eastAsia="宋体" w:cs="Times New Roman"/>
                <w:color w:val="000000" w:themeColor="text1"/>
                <w:kern w:val="0"/>
                <w:sz w:val="24"/>
                <w:highlight w:val="yellow"/>
                <w14:textFill>
                  <w14:solidFill>
                    <w14:schemeClr w14:val="tx1"/>
                  </w14:solidFill>
                </w14:textFill>
              </w:rPr>
            </w:rPrChange>
            <w14:textFill>
              <w14:solidFill>
                <w14:schemeClr w14:val="tx1"/>
              </w14:solidFill>
            </w14:textFill>
          </w:rPr>
          <w:delText>他可能怕承认不会，别人会觉得他弱，所以不想说。</w:delText>
        </w:r>
      </w:del>
    </w:p>
    <w:p w14:paraId="7571751A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Times New Roman"/>
          <w:color w:val="000000" w:themeColor="text1"/>
          <w:kern w:val="0"/>
          <w:sz w:val="24"/>
          <w:highlight w:val="none"/>
          <w:rPrChange w:id="27" w:author="Microsoft Office User" w:date="2026-06-11T15:51:00Z">
            <w:rPr>
              <w:rFonts w:ascii="宋体" w:hAnsi="宋体" w:eastAsia="宋体" w:cs="Times New Roman"/>
              <w:color w:val="000000" w:themeColor="text1"/>
              <w:kern w:val="0"/>
              <w:sz w:val="24"/>
              <w:highlight w:val="yellow"/>
              <w14:textFill>
                <w14:solidFill>
                  <w14:schemeClr w14:val="tx1"/>
                </w14:solidFill>
              </w14:textFill>
            </w:rPr>
          </w:rPrChange>
          <w14:textFill>
            <w14:solidFill>
              <w14:schemeClr w14:val="tx1"/>
            </w14:solidFill>
          </w14:textFill>
        </w:rPr>
        <w:t>3水平：</w:t>
      </w:r>
      <w:del w:id="28" w:author="Microsoft Office User" w:date="2026-06-11T15:53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:highlight w:val="none"/>
            <w:rPrChange w:id="29" w:author="Microsoft Office User" w:date="2026-06-11T15:51:00Z">
              <w:rPr>
                <w:rFonts w:hint="eastAsia" w:ascii="宋体" w:hAnsi="宋体" w:eastAsia="宋体" w:cs="Times New Roman"/>
                <w:color w:val="000000" w:themeColor="text1"/>
                <w:kern w:val="0"/>
                <w:sz w:val="24"/>
                <w:highlight w:val="yellow"/>
                <w14:textFill>
                  <w14:solidFill>
                    <w14:schemeClr w14:val="tx1"/>
                  </w14:solidFill>
                </w14:textFill>
              </w:rPr>
            </w:rPrChange>
            <w14:textFill>
              <w14:solidFill>
                <w14:schemeClr w14:val="tx1"/>
              </w14:solidFill>
            </w14:textFill>
          </w:rPr>
          <w:delText>他当着大家的面，说</w:delText>
        </w:r>
      </w:del>
      <w:del w:id="30" w:author="Microsoft Office User" w:date="2026-06-11T15:53:00Z">
        <w:r>
          <w:rPr>
            <w:rFonts w:ascii="宋体" w:hAnsi="宋体" w:eastAsia="宋体" w:cs="Times New Roman"/>
            <w:color w:val="000000" w:themeColor="text1"/>
            <w:kern w:val="0"/>
            <w:sz w:val="24"/>
            <w:highlight w:val="none"/>
            <w:rPrChange w:id="31" w:author="Microsoft Office User" w:date="2026-06-11T15:51:00Z">
              <w:rPr>
                <w:rFonts w:ascii="宋体" w:hAnsi="宋体" w:eastAsia="宋体" w:cs="Times New Roman"/>
                <w:color w:val="000000" w:themeColor="text1"/>
                <w:kern w:val="0"/>
                <w:sz w:val="24"/>
                <w:highlight w:val="yellow"/>
                <w14:textFill>
                  <w14:solidFill>
                    <w14:schemeClr w14:val="tx1"/>
                  </w14:solidFill>
                </w14:textFill>
              </w:rPr>
            </w:rPrChange>
            <w14:textFill>
              <w14:solidFill>
                <w14:schemeClr w14:val="tx1"/>
              </w14:solidFill>
            </w14:textFill>
          </w:rPr>
          <w:delText>"我怕"比不下水更丢脸，所以只能假装没事。</w:delText>
        </w:r>
      </w:del>
      <w:ins w:id="32" w:author="Microsoft Office User" w:date="2026-06-11T15:53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t>他想在大家面前掩饰自己怕水。</w:t>
        </w:r>
      </w:ins>
    </w:p>
    <w:p w14:paraId="1CA666E0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</w:p>
    <w:p w14:paraId="36C55F97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剧情推进</w:t>
      </w:r>
    </w:p>
    <w:p w14:paraId="4CF0F0E2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你走近了一步，小声问他："你还好吗？"小宇犹豫了一下，往你这边靠了靠，压低声音说："我不太会换气……我怕一抬头就呛水</w:t>
      </w:r>
      <w:del w:id="33" w:author="Microsoft Office User" w:date="2026-06-11T15:55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delText>，大家都会笑我</w:delText>
        </w:r>
      </w:del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。"说完他</w:t>
      </w:r>
      <w:ins w:id="34" w:author="Microsoft Office User" w:date="2026-06-11T15:55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t>的</w:t>
        </w:r>
      </w:ins>
      <w:del w:id="35" w:author="Microsoft Office User" w:date="2026-06-11T15:55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delText>自己也有点不好意思，</w:delText>
        </w:r>
      </w:del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视线飘向别处。</w:t>
      </w:r>
    </w:p>
    <w:p w14:paraId="5255DD73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</w:p>
    <w:p w14:paraId="431D6C54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问题</w:t>
      </w:r>
      <w:r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3</w:t>
      </w:r>
    </w:p>
    <w:p w14:paraId="5AD1AD67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:highlight w:val="yellow"/>
          <w:rPrChange w:id="36" w:author="Microsoft Office User" w:date="2026-06-12T16:10:00Z">
            <w:rPr>
              <w:rFonts w:ascii="宋体" w:hAnsi="宋体" w:eastAsia="宋体" w:cs="Times New Roman"/>
              <w:color w:val="000000" w:themeColor="text1"/>
              <w:kern w:val="0"/>
              <w:sz w:val="24"/>
              <w14:textFill>
                <w14:solidFill>
                  <w14:schemeClr w14:val="tx1"/>
                </w14:solidFill>
              </w14:textFill>
            </w:rPr>
          </w:rPrChange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:highlight w:val="yellow"/>
          <w:rPrChange w:id="37" w:author="Microsoft Office User" w:date="2026-06-12T16:10:00Z">
            <w:rPr>
              <w:rFonts w:hint="eastAsia" w:ascii="宋体" w:hAnsi="宋体" w:eastAsia="宋体" w:cs="Times New Roman"/>
              <w:color w:val="000000" w:themeColor="text1"/>
              <w:kern w:val="0"/>
              <w:sz w:val="24"/>
              <w14:textFill>
                <w14:solidFill>
                  <w14:schemeClr w14:val="tx1"/>
                </w14:solidFill>
              </w14:textFill>
            </w:rPr>
          </w:rPrChange>
          <w14:textFill>
            <w14:solidFill>
              <w14:schemeClr w14:val="tx1"/>
            </w14:solidFill>
          </w14:textFill>
        </w:rPr>
        <w:t>小宇鼓起勇气把这句话告诉了你。听完之后，你心里怎么想？</w:t>
      </w:r>
    </w:p>
    <w:p w14:paraId="38F62EEC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:highlight w:val="yellow"/>
          <w:rPrChange w:id="38" w:author="Microsoft Office User" w:date="2026-06-12T16:10:00Z">
            <w:rPr>
              <w:rFonts w:ascii="宋体" w:hAnsi="宋体" w:eastAsia="宋体" w:cs="Times New Roman"/>
              <w:color w:val="000000" w:themeColor="text1"/>
              <w:kern w:val="0"/>
              <w:sz w:val="24"/>
              <w14:textFill>
                <w14:solidFill>
                  <w14:schemeClr w14:val="tx1"/>
                </w14:solidFill>
              </w14:textFill>
            </w:rPr>
          </w:rPrChange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:highlight w:val="yellow"/>
          <w:rPrChange w:id="39" w:author="Microsoft Office User" w:date="2026-06-12T16:10:00Z">
            <w:rPr>
              <w:rFonts w:hint="eastAsia" w:ascii="宋体" w:hAnsi="宋体" w:eastAsia="宋体" w:cs="Times New Roman"/>
              <w:color w:val="000000" w:themeColor="text1"/>
              <w:kern w:val="0"/>
              <w:sz w:val="24"/>
              <w14:textFill>
                <w14:solidFill>
                  <w14:schemeClr w14:val="tx1"/>
                </w14:solidFill>
              </w14:textFill>
            </w:rPr>
          </w:rPrChange>
          <w14:textFill>
            <w14:solidFill>
              <w14:schemeClr w14:val="tx1"/>
            </w14:solidFill>
          </w14:textFill>
        </w:rPr>
        <w:t>认知共情 · 尊重同伴的感受  ‖  标准一</w:t>
      </w:r>
    </w:p>
    <w:p w14:paraId="5772D9CB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:highlight w:val="yellow"/>
          <w:rPrChange w:id="40" w:author="Microsoft Office User" w:date="2026-06-12T16:10:00Z">
            <w:rPr>
              <w:rFonts w:ascii="宋体" w:hAnsi="宋体" w:eastAsia="宋体" w:cs="Times New Roman"/>
              <w:color w:val="000000" w:themeColor="text1"/>
              <w:kern w:val="0"/>
              <w:sz w:val="24"/>
              <w14:textFill>
                <w14:solidFill>
                  <w14:schemeClr w14:val="tx1"/>
                </w14:solidFill>
              </w14:textFill>
            </w:rPr>
          </w:rPrChange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:highlight w:val="yellow"/>
          <w:rPrChange w:id="41" w:author="Microsoft Office User" w:date="2026-06-12T16:10:00Z">
            <w:rPr>
              <w:rFonts w:hint="eastAsia" w:ascii="宋体" w:hAnsi="宋体" w:eastAsia="宋体" w:cs="Times New Roman"/>
              <w:color w:val="000000" w:themeColor="text1"/>
              <w:kern w:val="0"/>
              <w:sz w:val="24"/>
              <w14:textFill>
                <w14:solidFill>
                  <w14:schemeClr w14:val="tx1"/>
                </w14:solidFill>
              </w14:textFill>
            </w:rPr>
          </w:rPrChange>
          <w14:textFill>
            <w14:solidFill>
              <w14:schemeClr w14:val="tx1"/>
            </w14:solidFill>
          </w14:textFill>
        </w:rPr>
        <w:t>1水平：呛水很常见，</w:t>
      </w:r>
      <w:del w:id="42" w:author="Microsoft Office User" w:date="2026-06-11T15:44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:highlight w:val="yellow"/>
            <w:rPrChange w:id="43" w:author="Microsoft Office User" w:date="2026-06-12T16:10:00Z">
              <w:rPr>
                <w:rFonts w:hint="eastAsia" w:ascii="宋体" w:hAnsi="宋体" w:eastAsia="宋体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rPrChange>
            <w14:textFill>
              <w14:solidFill>
                <w14:schemeClr w14:val="tx1"/>
              </w14:solidFill>
            </w14:textFill>
          </w:rPr>
          <w:delText>多练几次就好了，</w:delText>
        </w:r>
      </w:del>
      <w:r>
        <w:rPr>
          <w:rFonts w:hint="eastAsia" w:ascii="宋体" w:hAnsi="宋体" w:eastAsia="宋体" w:cs="Times New Roman"/>
          <w:color w:val="000000" w:themeColor="text1"/>
          <w:kern w:val="0"/>
          <w:sz w:val="24"/>
          <w:highlight w:val="yellow"/>
          <w:rPrChange w:id="44" w:author="Microsoft Office User" w:date="2026-06-12T16:10:00Z">
            <w:rPr>
              <w:rFonts w:hint="eastAsia" w:ascii="宋体" w:hAnsi="宋体" w:eastAsia="宋体" w:cs="Times New Roman"/>
              <w:color w:val="000000" w:themeColor="text1"/>
              <w:kern w:val="0"/>
              <w:sz w:val="24"/>
              <w14:textFill>
                <w14:solidFill>
                  <w14:schemeClr w14:val="tx1"/>
                </w14:solidFill>
              </w14:textFill>
            </w:rPr>
          </w:rPrChange>
          <w14:textFill>
            <w14:solidFill>
              <w14:schemeClr w14:val="tx1"/>
            </w14:solidFill>
          </w14:textFill>
        </w:rPr>
        <w:t>没什么大不了的。</w:t>
      </w:r>
    </w:p>
    <w:p w14:paraId="6C1A1437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:highlight w:val="yellow"/>
          <w:rPrChange w:id="45" w:author="Microsoft Office User" w:date="2026-06-12T16:10:00Z">
            <w:rPr>
              <w:rFonts w:ascii="宋体" w:hAnsi="宋体" w:eastAsia="宋体" w:cs="Times New Roman"/>
              <w:color w:val="000000" w:themeColor="text1"/>
              <w:kern w:val="0"/>
              <w:sz w:val="24"/>
              <w14:textFill>
                <w14:solidFill>
                  <w14:schemeClr w14:val="tx1"/>
                </w14:solidFill>
              </w14:textFill>
            </w:rPr>
          </w:rPrChange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:highlight w:val="yellow"/>
          <w:rPrChange w:id="46" w:author="Microsoft Office User" w:date="2026-06-12T16:10:00Z">
            <w:rPr>
              <w:rFonts w:hint="eastAsia" w:ascii="宋体" w:hAnsi="宋体" w:eastAsia="宋体" w:cs="Times New Roman"/>
              <w:color w:val="000000" w:themeColor="text1"/>
              <w:kern w:val="0"/>
              <w:sz w:val="24"/>
              <w14:textFill>
                <w14:solidFill>
                  <w14:schemeClr w14:val="tx1"/>
                </w14:solidFill>
              </w14:textFill>
            </w:rPr>
          </w:rPrChange>
          <w14:textFill>
            <w14:solidFill>
              <w14:schemeClr w14:val="tx1"/>
            </w14:solidFill>
          </w14:textFill>
        </w:rPr>
        <w:t>2水平：他愿意说出来不容易，怕</w:t>
      </w:r>
      <w:ins w:id="47" w:author="Microsoft Office User" w:date="2026-06-11T15:56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:highlight w:val="yellow"/>
            <w:rPrChange w:id="48" w:author="Microsoft Office User" w:date="2026-06-12T16:10:00Z">
              <w:rPr>
                <w:rFonts w:hint="eastAsia" w:ascii="宋体" w:hAnsi="宋体" w:eastAsia="宋体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rPrChange>
            <w14:textFill>
              <w14:solidFill>
                <w14:schemeClr w14:val="tx1"/>
              </w14:solidFill>
            </w14:textFill>
          </w:rPr>
          <w:t>呛水</w:t>
        </w:r>
      </w:ins>
      <w:del w:id="49" w:author="Microsoft Office User" w:date="2026-06-11T15:56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:highlight w:val="yellow"/>
            <w:rPrChange w:id="50" w:author="Microsoft Office User" w:date="2026-06-12T16:10:00Z">
              <w:rPr>
                <w:rFonts w:hint="eastAsia" w:ascii="宋体" w:hAnsi="宋体" w:eastAsia="宋体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rPrChange>
            <w14:textFill>
              <w14:solidFill>
                <w14:schemeClr w14:val="tx1"/>
              </w14:solidFill>
            </w14:textFill>
          </w:rPr>
          <w:delText>出糗被笑</w:delText>
        </w:r>
      </w:del>
      <w:r>
        <w:rPr>
          <w:rFonts w:hint="eastAsia" w:ascii="宋体" w:hAnsi="宋体" w:eastAsia="宋体" w:cs="Times New Roman"/>
          <w:color w:val="000000" w:themeColor="text1"/>
          <w:kern w:val="0"/>
          <w:sz w:val="24"/>
          <w:highlight w:val="yellow"/>
          <w:rPrChange w:id="51" w:author="Microsoft Office User" w:date="2026-06-12T16:10:00Z">
            <w:rPr>
              <w:rFonts w:hint="eastAsia" w:ascii="宋体" w:hAnsi="宋体" w:eastAsia="宋体" w:cs="Times New Roman"/>
              <w:color w:val="000000" w:themeColor="text1"/>
              <w:kern w:val="0"/>
              <w:sz w:val="24"/>
              <w14:textFill>
                <w14:solidFill>
                  <w14:schemeClr w14:val="tx1"/>
                </w14:solidFill>
              </w14:textFill>
            </w:rPr>
          </w:rPrChange>
          <w14:textFill>
            <w14:solidFill>
              <w14:schemeClr w14:val="tx1"/>
            </w14:solidFill>
          </w14:textFill>
        </w:rPr>
        <w:t>这种感觉我也能理解。</w:t>
      </w:r>
    </w:p>
    <w:p w14:paraId="3F866928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:highlight w:val="yellow"/>
          <w:rPrChange w:id="52" w:author="Microsoft Office User" w:date="2026-06-12T16:10:00Z">
            <w:rPr>
              <w:rFonts w:hint="eastAsia" w:ascii="宋体" w:hAnsi="宋体" w:eastAsia="宋体" w:cs="Times New Roman"/>
              <w:color w:val="000000" w:themeColor="text1"/>
              <w:kern w:val="0"/>
              <w:sz w:val="24"/>
              <w14:textFill>
                <w14:solidFill>
                  <w14:schemeClr w14:val="tx1"/>
                </w14:solidFill>
              </w14:textFill>
            </w:rPr>
          </w:rPrChange>
          <w14:textFill>
            <w14:solidFill>
              <w14:schemeClr w14:val="tx1"/>
            </w14:solidFill>
          </w14:textFill>
        </w:rPr>
        <w:t>3水平：他说出这句话需要</w:t>
      </w:r>
      <w:del w:id="53" w:author="Microsoft Office User" w:date="2026-06-12T16:09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:highlight w:val="yellow"/>
            <w:rPrChange w:id="54" w:author="Microsoft Office User" w:date="2026-06-12T16:10:00Z">
              <w:rPr>
                <w:rFonts w:hint="eastAsia" w:ascii="宋体" w:hAnsi="宋体" w:eastAsia="宋体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rPrChange>
            <w14:textFill>
              <w14:solidFill>
                <w14:schemeClr w14:val="tx1"/>
              </w14:solidFill>
            </w14:textFill>
          </w:rPr>
          <w:delText>鼓起</w:delText>
        </w:r>
      </w:del>
      <w:r>
        <w:rPr>
          <w:rFonts w:hint="eastAsia" w:ascii="宋体" w:hAnsi="宋体" w:eastAsia="宋体" w:cs="Times New Roman"/>
          <w:color w:val="000000" w:themeColor="text1"/>
          <w:kern w:val="0"/>
          <w:sz w:val="24"/>
          <w:highlight w:val="yellow"/>
          <w:rPrChange w:id="55" w:author="Microsoft Office User" w:date="2026-06-12T16:10:00Z">
            <w:rPr>
              <w:rFonts w:hint="eastAsia" w:ascii="宋体" w:hAnsi="宋体" w:eastAsia="宋体" w:cs="Times New Roman"/>
              <w:color w:val="000000" w:themeColor="text1"/>
              <w:kern w:val="0"/>
              <w:sz w:val="24"/>
              <w14:textFill>
                <w14:solidFill>
                  <w14:schemeClr w14:val="tx1"/>
                </w14:solidFill>
              </w14:textFill>
            </w:rPr>
          </w:rPrChange>
          <w14:textFill>
            <w14:solidFill>
              <w14:schemeClr w14:val="tx1"/>
            </w14:solidFill>
          </w14:textFill>
        </w:rPr>
        <w:t>勇气，怕呛水</w:t>
      </w:r>
      <w:r>
        <w:rPr>
          <w:rFonts w:hint="eastAsia" w:ascii="宋体" w:hAnsi="宋体" w:eastAsia="宋体" w:cs="Times New Roman"/>
          <w:color w:val="000000" w:themeColor="text1"/>
          <w:kern w:val="0"/>
          <w:sz w:val="24"/>
          <w:highlight w:val="yellow"/>
          <w:rPrChange w:id="56" w:author="Microsoft Office User" w:date="2026-06-12T16:10:00Z">
            <w:rPr>
              <w:rFonts w:hint="eastAsia" w:ascii="宋体" w:hAnsi="宋体" w:eastAsia="宋体" w:cs="Times New Roman"/>
              <w:color w:val="000000" w:themeColor="text1"/>
              <w:kern w:val="0"/>
              <w:sz w:val="24"/>
              <w14:textFill>
                <w14:solidFill>
                  <w14:schemeClr w14:val="tx1"/>
                </w14:solidFill>
              </w14:textFill>
            </w:rPr>
          </w:rPrChange>
          <w14:textFill>
            <w14:solidFill>
              <w14:schemeClr w14:val="tx1"/>
            </w14:solidFill>
          </w14:textFill>
        </w:rPr>
        <w:t>又</w:t>
      </w:r>
      <w:r>
        <w:rPr>
          <w:rFonts w:hint="eastAsia" w:ascii="宋体" w:hAnsi="宋体" w:eastAsia="宋体" w:cs="Times New Roman"/>
          <w:color w:val="000000" w:themeColor="text1"/>
          <w:kern w:val="0"/>
          <w:sz w:val="24"/>
          <w:highlight w:val="yellow"/>
          <w:rPrChange w:id="57" w:author="Microsoft Office User" w:date="2026-06-12T16:10:00Z">
            <w:rPr>
              <w:rFonts w:hint="eastAsia" w:ascii="宋体" w:hAnsi="宋体" w:eastAsia="宋体" w:cs="Times New Roman"/>
              <w:color w:val="000000" w:themeColor="text1"/>
              <w:kern w:val="0"/>
              <w:sz w:val="24"/>
              <w14:textFill>
                <w14:solidFill>
                  <w14:schemeClr w14:val="tx1"/>
                </w14:solidFill>
              </w14:textFill>
            </w:rPr>
          </w:rPrChange>
          <w14:textFill>
            <w14:solidFill>
              <w14:schemeClr w14:val="tx1"/>
            </w14:solidFill>
          </w14:textFill>
        </w:rPr>
        <w:t>怕被</w:t>
      </w:r>
      <w:ins w:id="58" w:author="Microsoft Office User" w:date="2026-06-11T15:57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:highlight w:val="yellow"/>
            <w:rPrChange w:id="59" w:author="Microsoft Office User" w:date="2026-06-12T16:10:00Z">
              <w:rPr>
                <w:rFonts w:hint="eastAsia" w:ascii="宋体" w:hAnsi="宋体" w:eastAsia="宋体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rPrChange>
            <w14:textFill>
              <w14:solidFill>
                <w14:schemeClr w14:val="tx1"/>
              </w14:solidFill>
            </w14:textFill>
          </w:rPr>
          <w:t>笑话</w:t>
        </w:r>
      </w:ins>
      <w:del w:id="60" w:author="Microsoft Office User" w:date="2026-06-11T15:56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:highlight w:val="yellow"/>
            <w:rPrChange w:id="61" w:author="Microsoft Office User" w:date="2026-06-12T16:10:00Z">
              <w:rPr>
                <w:rFonts w:hint="eastAsia" w:ascii="宋体" w:hAnsi="宋体" w:eastAsia="宋体" w:cs="Times New Roman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rPrChange>
            <w14:textFill>
              <w14:solidFill>
                <w14:schemeClr w14:val="tx1"/>
              </w14:solidFill>
            </w14:textFill>
          </w:rPr>
          <w:delText>嘲笑</w:delText>
        </w:r>
      </w:del>
      <w:r>
        <w:rPr>
          <w:rFonts w:hint="eastAsia" w:ascii="宋体" w:hAnsi="宋体" w:eastAsia="宋体" w:cs="Times New Roman"/>
          <w:color w:val="000000" w:themeColor="text1"/>
          <w:kern w:val="0"/>
          <w:sz w:val="24"/>
          <w:highlight w:val="yellow"/>
          <w:rPrChange w:id="62" w:author="Microsoft Office User" w:date="2026-06-12T16:10:00Z">
            <w:rPr>
              <w:rFonts w:hint="eastAsia" w:ascii="宋体" w:hAnsi="宋体" w:eastAsia="宋体" w:cs="Times New Roman"/>
              <w:color w:val="000000" w:themeColor="text1"/>
              <w:kern w:val="0"/>
              <w:sz w:val="24"/>
              <w14:textFill>
                <w14:solidFill>
                  <w14:schemeClr w14:val="tx1"/>
                </w14:solidFill>
              </w14:textFill>
            </w:rPr>
          </w:rPrChange>
          <w14:textFill>
            <w14:solidFill>
              <w14:schemeClr w14:val="tx1"/>
            </w14:solidFill>
          </w14:textFill>
        </w:rPr>
        <w:t>，很难受。</w:t>
      </w:r>
    </w:p>
    <w:p w14:paraId="227D0205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</w:p>
    <w:p w14:paraId="30C32F2B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【第二幕：感受传递——来自小杰的压力】</w:t>
      </w:r>
    </w:p>
    <w:p w14:paraId="4AF544AF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</w:p>
    <w:p w14:paraId="3E58D307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剧情推进</w:t>
      </w:r>
    </w:p>
    <w:p w14:paraId="70A48B22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就在这时，小杰又游了过来，扒在池边大声说："这有什么好怕的？头埋下去再抬出来，很简单嘛！"说完还往小宇那边看了一眼。小宇没有回答，手默默握紧了泳镜带子。</w:t>
      </w:r>
    </w:p>
    <w:p w14:paraId="737A7E26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</w:p>
    <w:p w14:paraId="3D46801A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问题</w:t>
      </w:r>
      <w:r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4</w:t>
      </w:r>
    </w:p>
    <w:p w14:paraId="54AD2881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听到小杰说"这有什么好怕的"，你心里有什么感觉？</w:t>
      </w:r>
    </w:p>
    <w:p w14:paraId="11F7CC82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情感共情 · 情绪共鸣  ‖  标准二</w:t>
      </w:r>
    </w:p>
    <w:p w14:paraId="6A6D636D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1水平：小杰说得也没错，就是头埋下去再抬起来，试一次就行了。</w:t>
      </w:r>
    </w:p>
    <w:p w14:paraId="018C4264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2水平：</w:t>
      </w:r>
      <w:del w:id="63" w:author="Microsoft Office User" w:date="2026-06-11T15:58:00Z">
        <w:r>
          <w:rPr>
            <w:rFonts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delText>小宇听到这种话肯定更紧张，更不敢下水了。</w:delText>
        </w:r>
      </w:del>
      <w:ins w:id="64" w:author="Microsoft Office User" w:date="2026-06-11T15:58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t>小杰这样说小宇肯定不高兴了。</w:t>
        </w:r>
      </w:ins>
    </w:p>
    <w:p w14:paraId="7CDB981E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3水平：</w:t>
      </w:r>
      <w:del w:id="65" w:author="Microsoft Office User" w:date="2026-06-11T15:58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delText>我听了心里也不好受，被人这样说，就像害怕根本不算数一样。</w:delText>
        </w:r>
      </w:del>
      <w:ins w:id="66" w:author="Microsoft Office User" w:date="2026-06-11T15:58:00Z">
        <w:r>
          <w:rPr>
            <w:rFonts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t>小宇听到这种话肯定更紧张，更不敢下水了。</w:t>
        </w:r>
      </w:ins>
    </w:p>
    <w:p w14:paraId="0F67B408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</w:p>
    <w:p w14:paraId="187262F6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剧情推进</w:t>
      </w:r>
    </w:p>
    <w:p w14:paraId="774B38DA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小杰说完游走了。小宇站在原地，没有说话，也没有动。你在他旁边，感觉气氛有点安静。</w:t>
      </w:r>
    </w:p>
    <w:p w14:paraId="1BD0F9F6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</w:p>
    <w:p w14:paraId="3B120219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问题</w:t>
      </w:r>
      <w:r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5</w:t>
      </w:r>
    </w:p>
    <w:p w14:paraId="3CE7479B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你会对小宇说什么？</w:t>
      </w:r>
    </w:p>
    <w:p w14:paraId="0FB2ECF0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情感共情 · 情感分享  ‖  标准二</w:t>
      </w:r>
    </w:p>
    <w:p w14:paraId="5E386EAE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1水平：好了，我们别浪费时间了，</w:t>
      </w:r>
      <w:del w:id="67" w:author="Microsoft Office User" w:date="2026-06-11T15:59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delText>一起</w:delText>
        </w:r>
      </w:del>
      <w:r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赶紧下水吧</w:t>
      </w: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。</w:t>
      </w:r>
    </w:p>
    <w:p w14:paraId="35FAEB98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2水平：</w:t>
      </w:r>
      <w:del w:id="68" w:author="Microsoft Office User" w:date="2026-06-11T16:02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delText>我之前学换气也花了一段时间。</w:delText>
        </w:r>
      </w:del>
      <w:ins w:id="69" w:author="Microsoft Office User" w:date="2026-06-11T16:01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t>你别理</w:t>
        </w:r>
      </w:ins>
      <w:ins w:id="70" w:author="Microsoft Office User" w:date="2026-06-11T16:02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t>他，</w:t>
        </w:r>
      </w:ins>
      <w:ins w:id="71" w:author="Microsoft Office User" w:date="2026-06-12T16:17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t>他平常跟别人说话也这样</w:t>
        </w:r>
      </w:ins>
      <w:ins w:id="72" w:author="Microsoft Office User" w:date="2026-06-11T16:01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t>。</w:t>
        </w:r>
      </w:ins>
    </w:p>
    <w:p w14:paraId="762CECA6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3水平：我一开始</w:t>
      </w:r>
      <w:del w:id="73" w:author="Microsoft Office User" w:date="2026-06-11T16:03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delText>也</w:delText>
        </w:r>
      </w:del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学</w:t>
      </w:r>
      <w:ins w:id="74" w:author="Microsoft Office User" w:date="2026-06-11T16:02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t>也</w:t>
        </w:r>
      </w:ins>
      <w:del w:id="75" w:author="Microsoft Office User" w:date="2026-06-11T16:02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delText>不会换气，</w:delText>
        </w:r>
      </w:del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怕呛水，特别能懂你的感受。</w:t>
      </w:r>
    </w:p>
    <w:p w14:paraId="2154AA3B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</w:p>
    <w:p w14:paraId="347F929E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【场景转换：小宇下水练习，却被独自留下】</w:t>
      </w:r>
    </w:p>
    <w:p w14:paraId="1D288A0C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剧情推进</w:t>
      </w:r>
    </w:p>
    <w:p w14:paraId="3744AF40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小宇终于鼓起勇气下水，扶着池边练了一会儿换气，</w:t>
      </w:r>
      <w:r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这时老师吹了哨子说："</w:t>
      </w: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有没有同学想报名参与</w:t>
      </w:r>
      <w:r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接力比赛</w:t>
      </w: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？来</w:t>
      </w:r>
      <w:ins w:id="76" w:author="Microsoft Office User" w:date="2026-06-11T16:03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t>我这里排队</w:t>
        </w:r>
      </w:ins>
      <w:del w:id="77" w:author="Microsoft Office User" w:date="2026-06-11T16:03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delText>深水区</w:delText>
        </w:r>
      </w:del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参赛！</w:t>
      </w:r>
      <w:r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"大家都兴奋地</w:t>
      </w:r>
      <w:del w:id="78" w:author="Microsoft Office User" w:date="2026-06-11T16:03:00Z">
        <w:r>
          <w:rPr>
            <w:rFonts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delText>往深水区</w:delText>
        </w:r>
      </w:del>
      <w:r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游去，泳池这边一下子安静了。只有小宇还待在</w:t>
      </w:r>
      <w:ins w:id="79" w:author="Microsoft Office User" w:date="2026-06-11T16:03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t>原地</w:t>
        </w:r>
      </w:ins>
      <w:del w:id="80" w:author="Microsoft Office User" w:date="2026-06-11T16:03:00Z">
        <w:r>
          <w:rPr>
            <w:rFonts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delText>浅水区</w:delText>
        </w:r>
      </w:del>
      <w:r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，扶着池边，看着那边的热闹，一句话也没说。</w:t>
      </w:r>
    </w:p>
    <w:p w14:paraId="6103E943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</w:p>
    <w:p w14:paraId="6E18A653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问题</w:t>
      </w:r>
      <w:r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6</w:t>
      </w:r>
    </w:p>
    <w:p w14:paraId="42B1A913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你这时候会怎么做？</w:t>
      </w:r>
    </w:p>
    <w:p w14:paraId="34B01F89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情感共情 · 积极关心同伴  ‖  标准二</w:t>
      </w:r>
    </w:p>
    <w:p w14:paraId="7FEADE86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1水平： 他已经下水练换气了，应该没什么问题</w:t>
      </w:r>
      <w:ins w:id="81" w:author="Microsoft Office User" w:date="2026-06-12T16:20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t>了</w:t>
        </w:r>
      </w:ins>
      <w:del w:id="82" w:author="Microsoft Office User" w:date="2026-06-12T16:20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delText>了，那我比赛去了</w:delText>
        </w:r>
      </w:del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。</w:t>
      </w:r>
    </w:p>
    <w:p w14:paraId="7067C2AC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2水平： 我游过去问他："你</w:t>
      </w:r>
      <w:ins w:id="83" w:author="Microsoft Office User" w:date="2026-06-11T16:08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t>是不是也想跟大家一起去</w:t>
        </w:r>
      </w:ins>
      <w:del w:id="84" w:author="Microsoft Office User" w:date="2026-06-11T16:08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delText>要不要跟我一起在浅水区练</w:delText>
        </w:r>
      </w:del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？"</w:t>
      </w:r>
    </w:p>
    <w:p w14:paraId="55BCA131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3水平： 我游过去说："</w:t>
      </w:r>
      <w:ins w:id="85" w:author="Microsoft Office User" w:date="2026-06-11T16:07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t>你自己一个人会不会无聊啊</w:t>
        </w:r>
      </w:ins>
      <w:del w:id="86" w:author="Microsoft Office User" w:date="2026-06-11T16:07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delText>你换气练得不错了</w:delText>
        </w:r>
      </w:del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，要不要咱</w:t>
      </w:r>
      <w:ins w:id="87" w:author="Microsoft Office User" w:date="2026-06-11T16:08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t>俩</w:t>
        </w:r>
      </w:ins>
      <w:del w:id="88" w:author="Microsoft Office User" w:date="2026-06-11T16:07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delText>两</w:delText>
        </w:r>
      </w:del>
      <w:ins w:id="89" w:author="Microsoft Office User" w:date="2026-06-11T16:07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t>一起练练</w:t>
        </w:r>
      </w:ins>
      <w:del w:id="90" w:author="Microsoft Office User" w:date="2026-06-11T16:07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delText>来比比</w:delText>
        </w:r>
      </w:del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换气？</w:t>
      </w:r>
    </w:p>
    <w:p w14:paraId="50897CEE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</w:p>
    <w:p w14:paraId="2273C9DE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剧情推进</w:t>
      </w:r>
    </w:p>
    <w:p w14:paraId="4F1401FE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ins w:id="91" w:author="Microsoft Office User" w:date="2026-06-12T16:22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t>看着小宇孤单的</w:t>
        </w:r>
      </w:ins>
      <w:ins w:id="92" w:author="Microsoft Office User" w:date="2026-06-12T16:23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t>身影，你还是选择留下来陪他</w:t>
        </w:r>
      </w:ins>
      <w:ins w:id="93" w:author="Microsoft Office User" w:date="2026-06-11T16:10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t>，</w:t>
        </w:r>
      </w:ins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你们扶着池边，开始比赛换气。他试了两次，第三次抬头的时候呛到了水，咳了好几声，停下来靠着池壁，皱着眉头。</w:t>
      </w:r>
    </w:p>
    <w:p w14:paraId="77128A67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</w:p>
    <w:p w14:paraId="1D5484CF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</w:p>
    <w:p w14:paraId="4E77C88C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问题</w:t>
      </w:r>
      <w:r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7</w:t>
      </w:r>
    </w:p>
    <w:p w14:paraId="64558A69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你会怎么说？</w:t>
      </w:r>
    </w:p>
    <w:p w14:paraId="40ABB908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行为共情 · 安慰  ‖  标准二</w:t>
      </w:r>
    </w:p>
    <w:p w14:paraId="16E64E69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1水平："</w:t>
      </w:r>
      <w:ins w:id="94" w:author="Microsoft Office User" w:date="2026-06-12T16:25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t>没事儿吧，</w:t>
        </w:r>
      </w:ins>
      <w:del w:id="95" w:author="Microsoft Office User" w:date="2026-06-11T16:12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delText>没事的，</w:delText>
        </w:r>
      </w:del>
      <w:ins w:id="96" w:author="Microsoft Office User" w:date="2026-06-11T16:13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t>你怎么呛水了？</w:t>
        </w:r>
      </w:ins>
      <w:del w:id="97" w:author="Microsoft Office User" w:date="2026-06-11T16:13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delText>多呛几次就习惯了</w:delText>
        </w:r>
      </w:del>
      <w:del w:id="98" w:author="Microsoft Office User" w:date="2026-06-11T16:11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delText>，大家刚开始都这样</w:delText>
        </w:r>
      </w:del>
      <w:del w:id="99" w:author="Microsoft Office User" w:date="2026-06-11T16:12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delText>。</w:delText>
        </w:r>
      </w:del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"</w:t>
      </w:r>
    </w:p>
    <w:p w14:paraId="1C5AD834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2水平："呛水</w:t>
      </w:r>
      <w:ins w:id="100" w:author="Microsoft Office User" w:date="2026-06-12T16:26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t>肯定很</w:t>
        </w:r>
      </w:ins>
      <w:del w:id="101" w:author="Microsoft Office User" w:date="2026-06-12T16:26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delText>挺</w:delText>
        </w:r>
      </w:del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难受</w:t>
      </w:r>
      <w:ins w:id="102" w:author="Microsoft Office User" w:date="2026-06-12T16:26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t>吧</w:t>
        </w:r>
      </w:ins>
      <w:del w:id="103" w:author="Microsoft Office User" w:date="2026-06-12T16:26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delText>的</w:delText>
        </w:r>
      </w:del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，先缓一缓。"</w:t>
      </w:r>
    </w:p>
    <w:p w14:paraId="6425165C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3水平："</w:t>
      </w:r>
      <w:ins w:id="104" w:author="Microsoft Office User" w:date="2026-06-11T16:14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t>没事的</w:t>
        </w:r>
      </w:ins>
      <w:del w:id="105" w:author="Microsoft Office User" w:date="2026-06-11T16:14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delText>呛到了先喘口气，不着急</w:delText>
        </w:r>
      </w:del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。你今天能下来，已经很勇敢了。"</w:t>
      </w:r>
    </w:p>
    <w:p w14:paraId="7DD7AE98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</w:p>
    <w:p w14:paraId="565201FE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剧情推进</w:t>
      </w:r>
    </w:p>
    <w:p w14:paraId="23234205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小宇缓了一会儿，小声说："</w:t>
      </w:r>
      <w:del w:id="106" w:author="Microsoft Office User" w:date="2026-06-11T16:16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delText>我觉得我学不会……大家都游得那么好，就我一个人跟不上进度。</w:delText>
        </w:r>
      </w:del>
      <w:ins w:id="107" w:author="Microsoft Office User" w:date="2026-06-11T16:16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t>你别管我了，先去找他们玩儿吧。</w:t>
        </w:r>
      </w:ins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"他说这句话的时候，没有看你，眼睛盯着水面。</w:t>
      </w:r>
    </w:p>
    <w:p w14:paraId="1AA87E01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</w:p>
    <w:p w14:paraId="4CF6AB14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问题</w:t>
      </w:r>
      <w:r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8</w:t>
      </w:r>
    </w:p>
    <w:p w14:paraId="2E0DF961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你会怎么回应他？</w:t>
      </w:r>
    </w:p>
    <w:p w14:paraId="6924D348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行为共情 · 理解感受并做出有益的回应  ‖  标准二</w:t>
      </w:r>
    </w:p>
    <w:p w14:paraId="44CA5137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1水平："</w:t>
      </w:r>
      <w:ins w:id="108" w:author="Microsoft Office User" w:date="2026-06-11T16:16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t>那好吧，</w:t>
        </w:r>
      </w:ins>
      <w:ins w:id="109" w:author="Microsoft Office User" w:date="2026-06-11T16:17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t>你自己练吧，</w:t>
        </w:r>
      </w:ins>
      <w:ins w:id="110" w:author="Microsoft Office User" w:date="2026-06-11T16:16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t>我先去那边了。</w:t>
        </w:r>
      </w:ins>
      <w:del w:id="111" w:author="Microsoft Office User" w:date="2026-06-11T16:16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delText>别这么想，多练练就会了，你才练几次呢。</w:delText>
        </w:r>
      </w:del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"</w:t>
      </w:r>
    </w:p>
    <w:p w14:paraId="209A7F94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2水平："</w:t>
      </w:r>
      <w:ins w:id="112" w:author="Microsoft Office User" w:date="2026-06-11T16:19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t>我在这儿挺好的呀，再试试</w:t>
        </w:r>
      </w:ins>
      <w:ins w:id="113" w:author="Microsoft Office User" w:date="2026-06-11T16:20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t>换气呗。</w:t>
        </w:r>
      </w:ins>
      <w:del w:id="114" w:author="Microsoft Office User" w:date="2026-06-11T16:17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delText>但你</w:delText>
        </w:r>
      </w:del>
      <w:del w:id="115" w:author="Microsoft Office User" w:date="2026-06-11T16:16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delText>今天从台阶到下水，对于你自己来说迈进了一大步。</w:delText>
        </w:r>
      </w:del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"</w:t>
      </w:r>
    </w:p>
    <w:p w14:paraId="621D0703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3水平："</w:t>
      </w:r>
      <w:ins w:id="116" w:author="Microsoft Office User" w:date="2026-06-11T16:17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t>没事儿</w:t>
        </w:r>
      </w:ins>
      <w:ins w:id="117" w:author="Microsoft Office User" w:date="2026-06-11T16:18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t>你不用不好意思，是我自己想陪你</w:t>
        </w:r>
      </w:ins>
      <w:ins w:id="118" w:author="Microsoft Office User" w:date="2026-06-11T16:20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t>练气</w:t>
        </w:r>
      </w:ins>
      <w:ins w:id="119" w:author="Microsoft Office User" w:date="2026-06-11T16:18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t>。</w:t>
        </w:r>
      </w:ins>
      <w:del w:id="120" w:author="Microsoft Office User" w:date="2026-06-11T16:17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delText>被人比下去那种感觉很难受，但你今天第一次下来就很厉害了。</w:delText>
        </w:r>
      </w:del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"</w:t>
      </w:r>
    </w:p>
    <w:p w14:paraId="0EA2EB6A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</w:p>
    <w:p w14:paraId="52B8D7F8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</w:p>
    <w:p w14:paraId="184215F2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问题</w:t>
      </w:r>
      <w:r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9</w:t>
      </w:r>
    </w:p>
    <w:p w14:paraId="68DBA72E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小宇</w:t>
      </w:r>
      <w:ins w:id="121" w:author="Microsoft Office User" w:date="2026-06-11T16:21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t>说</w:t>
        </w:r>
      </w:ins>
      <w:del w:id="122" w:author="Microsoft Office User" w:date="2026-06-11T16:21:00Z">
        <w:r>
          <w:rPr>
            <w:rFonts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delText>坦言</w:delText>
        </w:r>
      </w:del>
      <w:r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：“</w:t>
      </w:r>
      <w:del w:id="123" w:author="Microsoft Office User" w:date="2026-06-11T16:24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delText xml:space="preserve">我最怕抬头换气的时候呛水，越害怕就越不敢动。” </w:delText>
        </w:r>
      </w:del>
      <w:del w:id="124" w:author="Microsoft Office User" w:date="2026-06-11T16:22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delText>结合他的害怕，</w:delText>
        </w:r>
      </w:del>
      <w:del w:id="125" w:author="Microsoft Office User" w:date="2026-06-11T16:24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delText>你会做出怎样的回应？</w:delText>
        </w:r>
      </w:del>
      <w:ins w:id="126" w:author="Microsoft Office User" w:date="2026-06-11T16:24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t>他们都在那边玩，</w:t>
        </w:r>
      </w:ins>
      <w:ins w:id="127" w:author="Microsoft Office User" w:date="2026-06-11T16:25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t>就我一直学不会，老师和同学肯定在偷偷笑我。</w:t>
        </w:r>
      </w:ins>
    </w:p>
    <w:p w14:paraId="40E4A6A6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行为共情 · 有效地支持同伴  ‖  标准二</w:t>
      </w:r>
    </w:p>
    <w:p w14:paraId="1ED9F5F0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1水平：</w:t>
      </w:r>
      <w:ins w:id="128" w:author="Microsoft Office User" w:date="2026-06-11T16:27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t>你别那么敏感吧，</w:t>
        </w:r>
      </w:ins>
      <w:del w:id="129" w:author="Microsoft Office User" w:date="2026-06-11T16:26:00Z">
        <w:r>
          <w:rPr>
            <w:rFonts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delText>大胆一点就好了，</w:delText>
        </w:r>
      </w:del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别想</w:t>
      </w:r>
      <w:r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那么多</w:t>
      </w: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嘛</w:t>
      </w:r>
      <w:r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。</w:t>
      </w:r>
    </w:p>
    <w:p w14:paraId="2ABCC48B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2水平：</w:t>
      </w:r>
      <w:ins w:id="130" w:author="Microsoft Office User" w:date="2026-06-11T16:30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t>不用</w:t>
        </w:r>
      </w:ins>
      <w:ins w:id="131" w:author="Microsoft Office User" w:date="2026-06-11T16:31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t>在意</w:t>
        </w:r>
      </w:ins>
      <w:ins w:id="132" w:author="Microsoft Office User" w:date="2026-06-11T16:30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t>别人的看法</w:t>
        </w:r>
      </w:ins>
      <w:ins w:id="133" w:author="Microsoft Office User" w:date="2026-06-11T16:31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t>，他们怎么想是他们的事。</w:t>
        </w:r>
      </w:ins>
      <w:del w:id="134" w:author="Microsoft Office User" w:date="2026-06-11T16:27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delText>我知道你怕呛水，小心一点就行。</w:delText>
        </w:r>
      </w:del>
    </w:p>
    <w:p w14:paraId="26CCBF7F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3水平：</w:t>
      </w:r>
      <w:ins w:id="135" w:author="Microsoft Office User" w:date="2026-06-11T16:30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t>你已经进步得很快了</w:t>
        </w:r>
      </w:ins>
      <w:del w:id="136" w:author="Microsoft Office User" w:date="2026-06-11T16:22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delText>我懂你</w:delText>
        </w:r>
      </w:del>
      <w:ins w:id="137" w:author="Microsoft Office User" w:date="2026-06-11T16:30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t>，我们一起再练练肯定就更好了</w:t>
        </w:r>
      </w:ins>
      <w:del w:id="138" w:author="Microsoft Office User" w:date="2026-06-11T16:30:00Z">
        <w:r>
          <w:rPr>
            <w:rFonts w:hint="eastAsia" w:ascii="宋体" w:hAnsi="宋体" w:eastAsia="宋体" w:cs="Times New Roman"/>
            <w:color w:val="000000" w:themeColor="text1"/>
            <w:kern w:val="0"/>
            <w:sz w:val="24"/>
            <w14:textFill>
              <w14:solidFill>
                <w14:schemeClr w14:val="tx1"/>
              </w14:solidFill>
            </w14:textFill>
          </w:rPr>
          <w:delText>，那你学着我的动作，不用急着抬头</w:delText>
        </w:r>
      </w:del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。</w:t>
      </w:r>
    </w:p>
    <w:p w14:paraId="0CF201A2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</w:p>
    <w:p w14:paraId="072AB14A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下课的哨声彻底响起，大家纷纷离开泳池。小宇停下练习，长长舒了一口气。虽然还没能熟练游泳，但他不再害怕下水了。我们并肩走在湿漉漉的地面上，聊着刚才练习的小细节，一路说说笑笑地走向更衣室。</w:t>
      </w:r>
    </w:p>
    <w:p w14:paraId="17DB2B0E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</w:p>
    <w:p w14:paraId="4E0F693D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统一评分规则</w:t>
      </w:r>
    </w:p>
    <w:p w14:paraId="404528FE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标准一（情绪识别维度）</w:t>
      </w:r>
    </w:p>
    <w:p w14:paraId="38427E54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1水平：未识别情绪，或将情绪归因于无关原因</w:t>
      </w:r>
    </w:p>
    <w:p w14:paraId="69F51F20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2水平：识别出单一情绪，未理解复合情绪或深层原因</w:t>
      </w:r>
    </w:p>
    <w:p w14:paraId="7BB7FAD1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3水平：准确识别复合情绪，理解情绪背后的处境与原因</w:t>
      </w:r>
    </w:p>
    <w:p w14:paraId="5C1E2F37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</w:p>
    <w:p w14:paraId="0D064499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标准二（情感行为维度）</w:t>
      </w:r>
    </w:p>
    <w:p w14:paraId="44825F79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1水平：情感或行为有误（忽视、推脱、轻描淡写或加重负担）</w:t>
      </w:r>
    </w:p>
    <w:p w14:paraId="58958025">
      <w:pPr>
        <w:spacing w:line="360" w:lineRule="auto"/>
        <w:rPr>
          <w:rFonts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2水平：情感或行为正确之一（有共情意愿，或有恰当行动）</w:t>
      </w:r>
    </w:p>
    <w:p w14:paraId="542A01E3">
      <w:pPr>
        <w:spacing w:line="360" w:lineRule="auto"/>
      </w:pPr>
      <w:r>
        <w:rPr>
          <w:rFonts w:hint="eastAsia" w:ascii="宋体" w:hAnsi="宋体" w:eastAsia="宋体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3水平：正确情感与恰当行为同时具备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Microsoft Office User">
    <w15:presenceInfo w15:providerId="None" w15:userId="Microsoft Office 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4"/>
  <w:embedSystemFonts/>
  <w:bordersDoNotSurroundHeader w:val="1"/>
  <w:bordersDoNotSurroundFooter w:val="1"/>
  <w:trackRevisions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1118"/>
    <w:rsid w:val="00041A52"/>
    <w:rsid w:val="000420F3"/>
    <w:rsid w:val="00051C03"/>
    <w:rsid w:val="00105B22"/>
    <w:rsid w:val="00123247"/>
    <w:rsid w:val="00184126"/>
    <w:rsid w:val="001E17AA"/>
    <w:rsid w:val="002567DA"/>
    <w:rsid w:val="00273D09"/>
    <w:rsid w:val="00326CEE"/>
    <w:rsid w:val="003B0B8E"/>
    <w:rsid w:val="003C6E41"/>
    <w:rsid w:val="003D3A48"/>
    <w:rsid w:val="004B6E3C"/>
    <w:rsid w:val="00501B0B"/>
    <w:rsid w:val="00551118"/>
    <w:rsid w:val="005547A0"/>
    <w:rsid w:val="0072790A"/>
    <w:rsid w:val="00770623"/>
    <w:rsid w:val="007B7F42"/>
    <w:rsid w:val="008B5092"/>
    <w:rsid w:val="008F7DEA"/>
    <w:rsid w:val="00967B4C"/>
    <w:rsid w:val="009B64FB"/>
    <w:rsid w:val="009D6DCC"/>
    <w:rsid w:val="00B2071C"/>
    <w:rsid w:val="00B766E2"/>
    <w:rsid w:val="00C80D6C"/>
    <w:rsid w:val="00E27A96"/>
    <w:rsid w:val="00E54484"/>
    <w:rsid w:val="00E710B5"/>
    <w:rsid w:val="00F30CE3"/>
    <w:rsid w:val="00F9637D"/>
    <w:rsid w:val="3D902863"/>
    <w:rsid w:val="4D070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bCs/>
      <w:kern w:val="44"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bCs/>
      <w:kern w:val="0"/>
      <w:sz w:val="36"/>
      <w:szCs w:val="36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7">
    <w:name w:val="Strong"/>
    <w:basedOn w:val="6"/>
    <w:qFormat/>
    <w:uiPriority w:val="0"/>
    <w:rPr>
      <w:b/>
    </w:rPr>
  </w:style>
  <w:style w:type="paragraph" w:customStyle="1" w:styleId="8">
    <w:name w:val="Revision"/>
    <w:hidden/>
    <w:unhideWhenUsed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microsoft.com/office/2011/relationships/people" Target="people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2711</Words>
  <Characters>2713</Characters>
  <Lines>21</Lines>
  <Paragraphs>6</Paragraphs>
  <TotalTime>319</TotalTime>
  <ScaleCrop>false</ScaleCrop>
  <LinksUpToDate>false</LinksUpToDate>
  <CharactersWithSpaces>2905</CharactersWithSpaces>
  <Application>WPS Office_12.1.0.26373_F1E327BC-269C-435d-A152-05C5408002CA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2026-05-14T07:00:00Z</dcterms:created>
  <dc:creator>ROG</dc:creator>
  <cp:lastModifiedBy>Eric</cp:lastModifiedBy>
  <dcterms:modified xsi:type="dcterms:W3CDTF">2026-06-23T06:17:56Z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2052-12.1.0.26373</vt:lpwstr>
  </property>
  <property fmtid="{D5CDD505-2E9C-101B-9397-08002B2CF9AE}" pid="3" name="KSOTemplateDocerSaveRecord">
    <vt:lpwstr>eyJoZGlkIjoiZmY3ZjkxZTZhNWM1ZmI3ZGE5ZjljYzBmZTlkMDRjMzkiLCJ1c2VySWQiOiI0MDk1MzAzMDcifQ==</vt:lpwstr>
  </property>
  <property fmtid="{D5CDD505-2E9C-101B-9397-08002B2CF9AE}" pid="4" name="ICV">
    <vt:lpwstr>510B6F53790D4A349E7D9574C2EE0FE2_13</vt:lpwstr>
  </property>
</Properties>
</file>